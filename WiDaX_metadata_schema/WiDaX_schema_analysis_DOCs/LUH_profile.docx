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NDS-WiDaX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LUH Repository Importation:</w:t>
      </w:r>
    </w:p>
    <w:p w:rsidR="00000000" w:rsidDel="00000000" w:rsidP="00000000" w:rsidRDefault="00000000" w:rsidRPr="00000000" w14:paraId="00000003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Metadata mapping description:</w:t>
      </w:r>
    </w:p>
    <w:tbl>
      <w:tblPr>
        <w:tblStyle w:val="Table1"/>
        <w:tblW w:w="9062.0" w:type="dxa"/>
        <w:jc w:val="left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A0"/>
      </w:tblPr>
      <w:tblGrid>
        <w:gridCol w:w="2256"/>
        <w:gridCol w:w="3066"/>
        <w:gridCol w:w="3740"/>
        <w:tblGridChange w:id="0">
          <w:tblGrid>
            <w:gridCol w:w="2256"/>
            <w:gridCol w:w="3066"/>
            <w:gridCol w:w="3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4"/>
                <w:szCs w:val="24"/>
                <w:u w:val="single"/>
              </w:rPr>
            </w:pPr>
            <w:sdt>
              <w:sdtPr>
                <w:id w:val="-1297836805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Source field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0"/>
                <w:bCs w:val="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LDM field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Transformation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sdt>
              <w:sdtPr>
                <w:id w:val="1568905687"/>
                <w:tag w:val="goog_rdk_1"/>
              </w:sdtPr>
              <w:sdtContent>
                <w:commentRangeStart w:id="1"/>
              </w:sdtContent>
            </w:sdt>
            <w:sdt>
              <w:sdtPr>
                <w:id w:val="-1816838823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4"/>
                <w:szCs w:val="24"/>
                <w:rtl w:val="0"/>
              </w:rPr>
              <w:t xml:space="preserve">authors</w:t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processLUHauthors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doi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-955404883"/>
                <w:tag w:val="goog_rdk_3"/>
              </w:sdtPr>
              <w:sdtContent>
                <w:commentRangeStart w:id="3"/>
              </w:sdtContent>
            </w:sdt>
            <w:sdt>
              <w:sdtPr>
                <w:id w:val="65011825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doi_date_published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doi_date_published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4"/>
                <w:szCs w:val="24"/>
              </w:rPr>
            </w:pP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doi_publisher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doi_publisher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1496833869"/>
                <w:tag w:val="goog_rdk_5"/>
              </w:sdtPr>
              <w:sdtContent>
                <w:commentRangeStart w:id="5"/>
              </w:sdtContent>
            </w:sdt>
            <w:sdt>
              <w:sdtPr>
                <w:id w:val="-267282004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doi_status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doi_status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returnAsBoolValue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0"/>
                <w:bCs w:val="0"/>
                <w:sz w:val="24"/>
                <w:szCs w:val="24"/>
              </w:rPr>
            </w:pP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have_copyright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have_copyright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isopen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isopen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license_id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license_id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1625438784"/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license_title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license_title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0"/>
                <w:bCs w:val="0"/>
                <w:sz w:val="24"/>
                <w:szCs w:val="24"/>
              </w:rPr>
            </w:pPr>
            <w:commentRangeEnd w:id="7"/>
            <w:r w:rsidDel="00000000" w:rsidR="00000000" w:rsidRPr="00000000">
              <w:commentReference w:id="7"/>
            </w:r>
            <w:sdt>
              <w:sdtPr>
                <w:id w:val="855359680"/>
                <w:tag w:val="goog_rdk_8"/>
              </w:sdtPr>
              <w:sdtContent>
                <w:commentRangeStart w:id="8"/>
              </w:sdtContent>
            </w:sdt>
            <w:sdt>
              <w:sdtPr>
                <w:id w:val="1179664258"/>
                <w:tag w:val="goog_rdk_9"/>
              </w:sdtPr>
              <w:sdtContent>
                <w:commentRangeStart w:id="9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license_url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license_url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0"/>
                <w:bCs w:val="0"/>
                <w:sz w:val="24"/>
                <w:szCs w:val="24"/>
              </w:rPr>
            </w:pP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maintainer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maintainer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maintainer_email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maintainer_email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1546774722"/>
                <w:tag w:val="goog_rdk_10"/>
              </w:sdtPr>
              <w:sdtContent>
                <w:commentRangeStart w:id="10"/>
              </w:sdtContent>
            </w:sdt>
            <w:sdt>
              <w:sdtPr>
                <w:id w:val="-623474448"/>
                <w:tag w:val="goog_rdk_11"/>
              </w:sdtPr>
              <w:sdtContent>
                <w:commentRangeStart w:id="11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metadata_created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source_metadata_created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0"/>
                <w:bCs w:val="0"/>
                <w:sz w:val="24"/>
                <w:szCs w:val="24"/>
              </w:rPr>
            </w:pPr>
            <w:commentRangeEnd w:id="10"/>
            <w:r w:rsidDel="00000000" w:rsidR="00000000" w:rsidRPr="00000000">
              <w:commentReference w:id="10"/>
            </w:r>
            <w:commentRangeEnd w:id="11"/>
            <w:r w:rsidDel="00000000" w:rsidR="00000000" w:rsidRPr="00000000">
              <w:commentReference w:id="11"/>
            </w:r>
            <w:sdt>
              <w:sdtPr>
                <w:id w:val="1144527469"/>
                <w:tag w:val="goog_rdk_12"/>
              </w:sdtPr>
              <w:sdtContent>
                <w:commentRangeStart w:id="12"/>
              </w:sdtContent>
            </w:sdt>
            <w:sdt>
              <w:sdtPr>
                <w:id w:val="-485508076"/>
                <w:tag w:val="goog_rdk_13"/>
              </w:sdtPr>
              <w:sdtContent>
                <w:commentRangeStart w:id="13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metadata_modified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source_metadata_modified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b w:val="0"/>
                <w:bCs w:val="0"/>
                <w:sz w:val="24"/>
                <w:szCs w:val="24"/>
              </w:rPr>
            </w:pP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AddPrefix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num_resources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num_resources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num_tags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num_tags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organization.name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owner_org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tags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tags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terms_of_usage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terms_of_usage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buildLUHUrl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repository_name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</w:t>
            </w:r>
            <w:sdt>
              <w:sdtPr>
                <w:id w:val="893297763"/>
                <w:tag w:val="goog_rdk_14"/>
              </w:sdtPr>
              <w:sdtContent>
                <w:ins w:author="Jasmin Frangenberg" w:id="0" w:date="2026-07-02T14:11:59Z"/>
                <w:sdt>
                  <w:sdtPr>
                    <w:id w:val="-1808489535"/>
                    <w:tag w:val="goog_rdk_15"/>
                  </w:sdtPr>
                  <w:sdtContent>
                    <w:ins w:author="Jasmin Frangenberg" w:id="0" w:date="2026-07-02T14:11:59Z"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  <w:rPrChange w:author="Jasmin Frangenberg" w:id="1" w:date="2026-07-02T14:11:59Z">
                            <w:rPr>
                              <w:sz w:val="24"/>
                              <w:szCs w:val="24"/>
                            </w:rPr>
                          </w:rPrChange>
                        </w:rPr>
                        <w:t xml:space="preserve">Research Data Repository of the </w:t>
                      </w:r>
                    </w:ins>
                  </w:sdtContent>
                </w:sdt>
                <w:ins w:author="Jasmin Frangenberg" w:id="0" w:date="2026-07-02T14:11:59Z"/>
              </w:sdtContent>
            </w:sdt>
            <w:r w:rsidDel="00000000" w:rsidR="00000000" w:rsidRPr="00000000">
              <w:rPr>
                <w:sz w:val="24"/>
                <w:szCs w:val="24"/>
                <w:rtl w:val="0"/>
              </w:rPr>
              <w:t xml:space="preserve">Leibniz University Hannover”)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citation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setConstant([])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resources.url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resources.url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resources.url_type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setConstant(“”)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Notes:</w:t>
      </w:r>
    </w:p>
    <w:p w:rsidR="00000000" w:rsidDel="00000000" w:rsidP="00000000" w:rsidRDefault="00000000" w:rsidRPr="00000000" w14:paraId="000000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1: Here we are assigning as owner Organization the name of the organization.</w:t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2: We are harvesting public Datasets. This field always will be “false”.</w:t>
      </w:r>
    </w:p>
    <w:p w:rsidR="00000000" w:rsidDel="00000000" w:rsidP="00000000" w:rsidRDefault="00000000" w:rsidRPr="00000000" w14:paraId="000000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3: We are harvesting public Datasets. This field always will be “active”.</w:t>
      </w:r>
    </w:p>
    <w:p w:rsidR="00000000" w:rsidDel="00000000" w:rsidP="00000000" w:rsidRDefault="00000000" w:rsidRPr="00000000" w14:paraId="000000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4: Tags have multiple values inside (display_name, name, state..) as we are matching CKAN to CKAN this structure is kept and imported. </w:t>
      </w:r>
    </w:p>
    <w:p w:rsidR="00000000" w:rsidDel="00000000" w:rsidP="00000000" w:rsidRDefault="00000000" w:rsidRPr="00000000" w14:paraId="000000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5: Defined in LUH as “Yes” or “No”. </w:t>
      </w:r>
    </w:p>
    <w:p w:rsidR="00000000" w:rsidDel="00000000" w:rsidP="00000000" w:rsidRDefault="00000000" w:rsidRPr="00000000" w14:paraId="0000007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6: We are harvesting public Datasets. </w:t>
      </w:r>
      <w:sdt>
        <w:sdtPr>
          <w:id w:val="616338007"/>
          <w:tag w:val="goog_rdk_16"/>
        </w:sdtPr>
        <w:sdtContent>
          <w:commentRangeStart w:id="14"/>
        </w:sdtContent>
      </w:sdt>
      <w:sdt>
        <w:sdtPr>
          <w:id w:val="1755087477"/>
          <w:tag w:val="goog_rdk_17"/>
        </w:sdtPr>
        <w:sdtContent>
          <w:commentRangeStart w:id="15"/>
        </w:sdtContent>
      </w:sdt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This field will always be “dataset”.</w:t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7: This value is not used by the importation plugin. If it is not defined as an empty list the system triggers an error.</w:t>
      </w:r>
    </w:p>
    <w:p w:rsidR="00000000" w:rsidDel="00000000" w:rsidP="00000000" w:rsidRDefault="00000000" w:rsidRPr="00000000" w14:paraId="000000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8: Defining “url_type” as “” in CKAN means the resource is type URL and is shown as an external link.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ProcessLUHauthors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LUH repository is presenting authors as a single string colon or semicolon separated. This function uses a LLM call searching for givenName and lastName for the given text. Response is a list of authors like: “firstName”: “John”, “lastname”: “Doe”.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AddPrefix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LUH is an instance of CKAN in consequence names are unique. This function adds the prefix “luh_” to the name to identify in LDM’s URLs the source for all Datasets and also to avoid collisions of names in the instance.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buildLUHUrl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This function takes the name of the Dataset and builds the URL of the landing page of the Dataset in LUH repository.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setConstant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set the value to the field taking the constant value received as parameter.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returnAsBoolValue</w:t>
      </w:r>
      <w:r w:rsidDel="00000000" w:rsidR="00000000" w:rsidRPr="00000000">
        <w:rPr>
          <w:rtl w:val="0"/>
        </w:rPr>
        <w:t xml:space="preserve">: check the value received and return True or False as boolean.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smin Frangenberg" w:id="0" w:date="2026-07-02T13:58:20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all fields: strip whitespace characters at the beginning and end of strings.</w:t>
      </w:r>
    </w:p>
  </w:comment>
  <w:comment w:author="Jasmin Frangenberg" w:id="7" w:date="2026-07-02T13:53:07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make sure via transformation function that license_title is the long title (e.g. "Creative Commons Attribution Share-Alike 3.0") of the license_id (e.g. "CC-BY-NC-3.0"). Is currently not correct in all cases.</w:t>
      </w:r>
    </w:p>
  </w:comment>
  <w:comment w:author="Jasmin Frangenberg" w:id="5" w:date="2026-07-02T13:43:25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Probably need transformation function here. Source field is boolean true/false, LDM field is sometimes string "True"/"False" or "true"/"false" and sometimes true/false. For all datasets I checked.</w:t>
      </w:r>
    </w:p>
  </w:comment>
  <w:comment w:author="Jasmin Frangenberg" w:id="6" w:date="2026-07-23T12:41:33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depends on the exact API call for fetching the metadata (see comment above for `doi_date_published`).</w:t>
      </w:r>
    </w:p>
  </w:comment>
  <w:comment w:author="Jasmin Frangenberg" w:id="3" w:date="2026-07-02T13:41:32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transformation function here. Source field is in ISO 8601 format (YYYY-MM-DDThh:mm:ss.sss) and LDM field has YYYY. We could add property "doi_year_published" and extract the year from the long format. To have it comparable (and filterable) in the KG.</w:t>
      </w:r>
    </w:p>
  </w:comment>
  <w:comment w:author="Jasmin Frangenberg" w:id="4" w:date="2026-07-23T12:39:18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Depends on which API call you execute. Here we have YYYY-MM-DD https://service.tib.eu/ldmservice/api/3/action/package_search?q=%22Yes%22 and here we have YYYY https://service.tib.eu/ldmservice/api/3/action/package_search?q=abdessalem-2026-1-1 so depending on that we need a transformation function or not.</w:t>
      </w:r>
    </w:p>
  </w:comment>
  <w:comment w:author="Jasmin Frangenberg" w:id="14" w:date="2026-07-02T14:07:11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below example, there is "vdataset" as value for the "type" field. How can that happen/how to deal with it? Dataset id "c24925ab-2e0b-4d75-b0c4-b68f08b7023f"</w:t>
      </w:r>
    </w:p>
  </w:comment>
  <w:comment w:author="Jasmin Frangenberg" w:id="15" w:date="2026-07-23T12:46:18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https://service.tib.eu/ldmservice/api/3/action/package_search?q=c24925ab-2e0b-4d75-b0c4-b68f08b7023f</w:t>
      </w:r>
    </w:p>
  </w:comment>
  <w:comment w:author="Jasmin Frangenberg" w:id="8" w:date="2026-07-02T13:54:42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one example for our next step of metadata completion: if the license id or title are given, we can complete the license_url field and vice versa. Currently not all 3 are present in all cases.</w:t>
      </w:r>
    </w:p>
  </w:comment>
  <w:comment w:author="Jasmin Frangenberg" w:id="9" w:date="2026-07-02T13:55:44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 license_url is missing for dataset with id "c24925ab-2e0b-4d75-b0c4-b68f08b7023f".</w:t>
      </w:r>
    </w:p>
  </w:comment>
  <w:comment w:author="Jasmin Frangenberg" w:id="1" w:date="2026-07-02T13:35:35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seems not correct. There are currently 2 fields: "author" (i.e. first author, only 1 possible) and "extra author" (multiple entries possible).</w:t>
      </w:r>
    </w:p>
  </w:comment>
  <w:comment w:author="Jasmin Frangenberg" w:id="2" w:date="2026-07-02T13:38:25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combine both fields anyway to "authors" and have an optional indicator/property for first authorship.</w:t>
      </w:r>
    </w:p>
  </w:comment>
  <w:comment w:author="Jasmin Frangenberg" w:id="10" w:date="2026-07-02T10:08:58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transformation function here. Source field is in ISO 8601 format (YYYY-MM-DDThh:mm:ss.sss) and LDM field has only YYYY. For all datasets I checked.</w:t>
      </w:r>
    </w:p>
  </w:comment>
  <w:comment w:author="Jasmin Frangenberg" w:id="11" w:date="2026-07-23T12:44:18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here depends on the exact API call which data format we get for this value.</w:t>
      </w:r>
    </w:p>
  </w:comment>
  <w:comment w:author="Jasmin Frangenberg" w:id="12" w:date="2026-07-02T10:08:58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transformation function here. Source field is in ISO 8601 format (YYYY-MM-DDThh:mm:ss.sss) and LDM field has only YYYY. For all datasets I checked.</w:t>
      </w:r>
    </w:p>
  </w:comment>
  <w:comment w:author="Jasmin Frangenberg" w:id="13" w:date="2026-07-23T12:44:18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here depends on the exact API call which data format we get for this value.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E" w15:done="0"/>
  <w15:commentEx w15:paraId="0000007F" w15:done="0"/>
  <w15:commentEx w15:paraId="00000080" w15:done="0"/>
  <w15:commentEx w15:paraId="00000081" w15:paraIdParent="00000080" w15:done="0"/>
  <w15:commentEx w15:paraId="00000082" w15:done="0"/>
  <w15:commentEx w15:paraId="00000083" w15:paraIdParent="00000082" w15:done="0"/>
  <w15:commentEx w15:paraId="00000084" w15:done="0"/>
  <w15:commentEx w15:paraId="00000085" w15:paraIdParent="00000084" w15:done="0"/>
  <w15:commentEx w15:paraId="00000086" w15:done="0"/>
  <w15:commentEx w15:paraId="00000087" w15:paraIdParent="00000086" w15:done="0"/>
  <w15:commentEx w15:paraId="00000088" w15:done="0"/>
  <w15:commentEx w15:paraId="00000089" w15:paraIdParent="00000088" w15:done="0"/>
  <w15:commentEx w15:paraId="0000008A" w15:done="0"/>
  <w15:commentEx w15:paraId="0000008B" w15:paraIdParent="0000008A" w15:done="0"/>
  <w15:commentEx w15:paraId="0000008C" w15:done="0"/>
  <w15:commentEx w15:paraId="0000008D" w15:paraIdParent="0000008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be5d5" w:val="clear"/>
      </w:tcPr>
    </w:tblStylePr>
    <w:tblStylePr w:type="band1Vert">
      <w:tcPr>
        <w:shd w:fill="fbe5d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color="000000" w:space="0" w:sz="0" w:val="nil"/>
          <w:insideV w:color="000000" w:space="0" w:sz="0" w:val="nil"/>
        </w:tcBorders>
        <w:shd w:fill="ed7d31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d7d31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BYz0quctRi/uluA4ZWsYM04rQ==">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